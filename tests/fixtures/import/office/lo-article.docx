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rPr/>
      </w:pPr>
      <w:r>
        <w:rPr>
          <w:rtl w:val="true"/>
        </w:rPr>
        <w:t>قال تعالى</w:t>
      </w:r>
      <w:r>
        <w:rPr>
          <w:rtl w:val="true"/>
        </w:rPr>
        <w:t xml:space="preserve">: </w:t>
      </w:r>
      <w:r>
        <w:rPr>
          <w:rtl w:val="true"/>
        </w:rPr>
        <w:t>﴿</w:t>
      </w:r>
      <w:del w:id="0" w:author="A" w:date="2026-10-04T10:00:00Z">
        <w:r>
          <w:rPr>
            <w:rtl w:val="true"/>
          </w:rPr>
          <w:delText>واصبروا</w:delText>
        </w:r>
      </w:del>
      <w:ins w:id="1" w:author="A" w:date="2026-10-04T10:00:00Z">
        <w:r>
          <w:rPr>
            <w:rtl w:val="true"/>
          </w:rPr>
          <w:t>وَاسْتَعِينُوا</w:t>
        </w:r>
      </w:ins>
      <w:r>
        <w:rPr>
          <w:rtl w:val="true"/>
        </w:rPr>
        <w:t xml:space="preserve"> بِال</w:t>
      </w:r>
      <w:r>
        <w:rPr>
          <w:b/>
          <w:rtl w:val="true"/>
        </w:rPr>
        <w:t>صَّبْرِ</w:t>
      </w:r>
      <w:r>
        <w:rPr>
          <w:rtl w:val="true"/>
        </w:rPr>
        <w:t xml:space="preserve"> وَالصَّلَاةِ﴾ </w:t>
      </w:r>
      <w:r>
        <w:rPr>
          <w:rtl w:val="true"/>
        </w:rPr>
        <w:t>[</w:t>
      </w:r>
      <w:r>
        <w:rPr>
          <w:rtl w:val="true"/>
        </w:rPr>
        <w:t>البقرة</w:t>
      </w:r>
      <w:r>
        <w:rPr>
          <w:rtl w:val="true"/>
        </w:rPr>
        <w:t xml:space="preserve">: </w:t>
      </w:r>
      <w:r>
        <w:rPr/>
        <w:t>45</w:t>
      </w:r>
      <w:r>
        <w:rPr>
          <w:rtl w:val="true"/>
        </w:rPr>
        <w:t>]</w:t>
      </w:r>
    </w:p>
    <w:p>
      <w:pPr>
        <w:pStyle w:val="Normal"/>
        <w:bidi w:val="1"/>
        <w:rPr/>
      </w:pPr>
      <w:r>
        <w:rPr>
          <w:rtl w:val="true"/>
        </w:rPr>
        <w:t>الصبر</w:t>
      </w:r>
      <w:r>
        <w:rPr>
          <w:rStyle w:val="FootnoteReference"/>
          <w:rtl w:val="true"/>
        </w:rPr>
        <w:footnoteReference w:id="2"/>
      </w:r>
      <w:r>
        <w:rPr>
          <w:rtl w:val="true"/>
        </w:rPr>
        <w:t xml:space="preserve"> مفتاح الفرج،</w:t>
      </w:r>
      <w:r>
        <w:rPr>
          <w:rtl w:val="true"/>
        </w:rPr>
        <w:tab/>
      </w:r>
      <w:r>
        <w:rPr>
          <w:rtl w:val="true"/>
        </w:rPr>
        <w:t>والتطويل</w:t>
      </w:r>
      <w:r>
        <w:rPr>
          <w:rtl w:val="true"/>
        </w:rPr>
        <w:t xml:space="preserve">: </w:t>
      </w:r>
      <w:r>
        <w:rPr>
          <w:rtl w:val="true"/>
        </w:rPr>
        <w:t>الصبــــر</w:t>
      </w:r>
      <w:r>
        <w:rPr>
          <w:rtl w:val="true"/>
        </w:rPr>
        <w:t>.</w:t>
        <w:br/>
        <w:t>«</w:t>
      </w:r>
      <w:r>
        <w:rPr>
          <w:rtl w:val="true"/>
        </w:rPr>
        <w:t>سطر بعد فاصل</w:t>
      </w:r>
      <w:r>
        <w:rPr>
          <w:rtl w:val="true"/>
        </w:rPr>
        <w:t>»</w:t>
      </w:r>
    </w:p>
    <w:p>
      <w:pPr>
        <w:pStyle w:val="Normal"/>
        <w:bidi w:val="1"/>
        <w:rPr/>
      </w:pPr>
      <w:r>
        <w:rPr>
          <w:rtl w:val="true"/>
        </w:rPr>
      </w:r>
    </w:p>
    <w:p>
      <w:pPr>
        <w:pStyle w:val="Normal"/>
        <w:bidi w:val="1"/>
        <w:rPr/>
      </w:pPr>
      <w:r>
        <w:rPr>
          <w:rtl w:val="true"/>
        </w:rPr>
        <w:t>فقرة بعد سطر فارغ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الصبر لغةً</w:t>
      </w:r>
      <w:r>
        <w:rPr>
          <w:rtl w:val="true"/>
        </w:rPr>
        <w:t xml:space="preserve">: </w:t>
      </w:r>
      <w:r>
        <w:rPr>
          <w:rtl w:val="true"/>
        </w:rPr>
        <w:t>الحبس</w:t>
      </w:r>
      <w:r>
        <w:rPr/>
        <w:t>.</w:t>
      </w:r>
    </w:p>
  </w:footnote>
</w:footnote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